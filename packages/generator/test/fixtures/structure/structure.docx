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/>
    <w:p>
      <w:r>
        <w:t xml:space="preserve">   </w:t>
      </w:r>
    </w:p>
    <w:p>
      <w:pPr>
        <w:pStyle w:val="Heading1"/>
      </w:pPr>
      <w:r>
        <w:t xml:space="preserve">Audit fundamentals</w:t>
      </w:r>
    </w:p>
    <w:p>
      <w:pPr>
        <w:pStyle w:val="Heading2"/>
      </w:pPr>
      <w:r>
        <w:t xml:space="preserve">Planning the audit</w:t>
      </w:r>
    </w:p>
    <w:p>
      <w:r>
        <w:t xml:space="preserve">   The auditor plans the engagement before fieldwork begins, and records the plan in the audit file.   </w:t>
      </w:r>
    </w:p>
    <w:p>
      <w:r>
        <w:t xml:space="preserve">Evidence must be sufficient and appropriate for the opinion given.</w:t>
      </w:r>
      <w:r>
        <w:footnoteReference w:id="1"/>
      </w:r>
      <w:r>
        <w:t xml:space="preserve"> It is gathered throughout the engagement.</w:t>
      </w:r>
    </w:p>
    <w:p>
      <w:r>
        <w:t xml:space="preserve">The sample size is </w:t>
      </w:r>
      <w:ins w:id="10" w:author="Reviewer" w:date="2026-09-30T00:00:00Z">
        <w:r>
          <w:t xml:space="preserve">forty</w:t>
        </w:r>
      </w:ins>
      <w:del w:id="11" w:author="Reviewer" w:date="2026-09-30T00:00:00Z">
        <w:r>
          <w:delText>twenty</w:delText>
        </w:r>
      </w:del>
      <w:r>
        <w:t xml:space="preserve"> items for each branch.</w:t>
      </w:r>
    </w:p>
    <w:p>
      <w:pPr>
        <w:numPr>
          <w:ilvl w:val="0"/>
          <w:numId w:val="1"/>
        </w:numPr>
      </w:pPr>
      <w:r>
        <w:t xml:space="preserve">Agree the scope with management</w:t>
      </w:r>
    </w:p>
    <w:p>
      <w:pPr>
        <w:numPr>
          <w:ilvl w:val="1"/>
          <w:numId w:val="1"/>
        </w:numPr>
      </w:pPr>
      <w:r>
        <w:t xml:space="preserve">Confirm the branches in scope</w:t>
      </w:r>
    </w:p>
    <w:p>
      <w:pPr>
        <w:numPr>
          <w:ilvl w:val="1"/>
          <w:numId w:val="1"/>
        </w:numPr>
      </w:pPr>
      <w:r>
        <w:t xml:space="preserve">Confirm the reporting period</w:t>
      </w:r>
    </w:p>
    <w:p>
      <w:pPr>
        <w:numPr>
          <w:ilvl w:val="0"/>
          <w:numId w:val="1"/>
        </w:numPr>
      </w:pPr>
      <w:r>
        <w:t xml:space="preserve">Collect the evidence</w:t>
      </w:r>
    </w:p>
    <w:p>
      <w:r>
        <w:t xml:space="preserve">The procedures below are performed in order.</w:t>
      </w:r>
    </w:p>
    <w:p>
      <w:pPr>
        <w:numPr>
          <w:ilvl w:val="0"/>
          <w:numId w:val="2"/>
        </w:numPr>
      </w:pPr>
      <w:r>
        <w:t xml:space="preserve">Inspect the records</w:t>
      </w:r>
    </w:p>
    <w:p>
      <w:pPr>
        <w:numPr>
          <w:ilvl w:val="0"/>
          <w:numId w:val="2"/>
        </w:numPr>
      </w:pPr>
      <w:r>
        <w:t xml:space="preserve">Reperform the key controls</w:t>
      </w:r>
    </w:p>
    <w:p>
      <w:r>
        <w:t xml:space="preserve">The reperformance described in item b) above is required for every branch.</w:t>
      </w:r>
    </w:p>
    <w:p>
      <w:pPr>
        <w:pStyle w:val="Heading2"/>
      </w:pPr>
      <w:r>
        <w:t xml:space="preserve">Recording results</w:t>
      </w:r>
    </w:p>
    <w:p>
      <w:r>
        <w:t xml:space="preserve">Kiểm toán viên phải ghi chép đầy đủ bằng chứng kiểm toán.</w:t>
      </w:r>
    </w:p>
    <w:tbl>
      <w:tblPr>
        <w:tblW w:w="0" w:type="auto"/>
      </w:tblPr>
      <w:tblGrid>
        <w:gridCol w:w="2000"/>
        <w:gridCol w:w="2000"/>
      </w:tblGrid>
      <w:tr>
        <w:tc>
          <w:p>
            <w:r>
              <w:t xml:space="preserve">Audit scope</w:t>
            </w:r>
          </w:p>
        </w:tc>
        <w:tc>
          <w:p>
            <w:r>
              <w:t xml:space="preserve">All branches</w:t>
            </w:r>
          </w:p>
        </w:tc>
      </w:tr>
      <w:tr>
        <w:tc>
          <w:p>
            <w:r>
              <w:t xml:space="preserve">Period</w:t>
            </w:r>
          </w:p>
        </w:tc>
        <w:tc>
          <w:p>
            <w:r>
              <w:t xml:space="preserve">  FY2026  </w:t>
            </w:r>
          </w:p>
        </w:tc>
      </w:tr>
    </w:tbl>
    <w:tbl>
      <w:tblPr>
        <w:tblW w:w="0" w:type="auto"/>
      </w:tblPr>
      <w:tblGrid>
        <w:gridCol w:w="2000"/>
        <w:gridCol w:w="2000"/>
        <w:gridCol w:w="2000"/>
      </w:tblGrid>
      <w:tr>
        <w:trPr>
          <w:tblHeader/>
        </w:trPr>
        <w:tc>
          <w:p>
            <w:r>
              <w:t xml:space="preserve">Risk</w:t>
            </w:r>
          </w:p>
        </w:tc>
        <w:tc>
          <w:p>
            <w:r>
              <w:t xml:space="preserve">Likelihood</w:t>
            </w:r>
          </w:p>
        </w:tc>
        <w:tc>
          <w:p>
            <w:r>
              <w:t xml:space="preserve">Impact</w:t>
            </w:r>
          </w:p>
        </w:tc>
      </w:tr>
      <w:tr>
        <w:tc>
          <w:tcPr>
            <w:vMerge w:val="restart"/>
          </w:tcPr>
          <w:p>
            <w:r>
              <w:t xml:space="preserve">Missing records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Controls:</w:t>
            </w:r>
          </w:p>
          <w:p>
            <w:pPr>
              <w:numPr>
                <w:ilvl w:val="0"/>
                <w:numId w:val="3"/>
              </w:numPr>
            </w:pPr>
            <w:r>
              <w:t xml:space="preserve">Monthly check</w:t>
            </w:r>
          </w:p>
          <w:p>
            <w:pPr>
              <w:numPr>
                <w:ilvl w:val="0"/>
                <w:numId w:val="3"/>
              </w:numPr>
            </w:pPr>
            <w:r>
              <w:t xml:space="preserve">Manager sign-off</w:t>
            </w:r>
          </w:p>
        </w:tc>
      </w:tr>
      <w:tr>
        <w:tc>
          <w:tcPr>
            <w:vMerge/>
          </w:tcPr>
          <w:p/>
        </w:tc>
        <w:tc>
          <w:tcPr>
            <w:gridSpan w:val="2"/>
          </w:tcPr>
          <w:p>
            <w:r>
              <w:t xml:space="preserve">Low</w:t>
            </w:r>
          </w:p>
        </w:tc>
      </w:tr>
      <w:tr>
        <w:tc>
          <w:p>
            <w:r>
              <w:t xml:space="preserve">  Rủi ro gian lận  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Owners:</w:t>
            </w:r>
          </w:p>
          <w:tbl>
            <w:tblPr>
              <w:tblW w:w="0" w:type="auto"/>
            </w:tblPr>
            <w:tblGrid>
              <w:gridCol w:w="2000"/>
              <w:gridCol w:w="2000"/>
            </w:tblGrid>
            <w:tr>
              <w:trPr>
                <w:tblHeader/>
              </w:trPr>
              <w:tc>
                <w:p>
                  <w:r>
                    <w:t xml:space="preserve">Control</w:t>
                  </w:r>
                </w:p>
              </w:tc>
              <w:tc>
                <w:p>
                  <w:r>
                    <w:t xml:space="preserve">Owner</w:t>
                  </w:r>
                </w:p>
              </w:tc>
            </w:tr>
            <w:tr>
              <w:tc>
                <w:p>
                  <w:r>
                    <w:t xml:space="preserve">Review</w:t>
                  </w:r>
                </w:p>
              </w:tc>
              <w:tc>
                <w:p>
                  <w:r>
                    <w:t xml:space="preserve">Finance manager</w:t>
                  </w:r>
                </w:p>
              </w:tc>
            </w:tr>
          </w:tbl>
        </w:tc>
      </w:tr>
    </w:tbl>
    <w:p>
      <w:r>
        <w:t xml:space="preserve">Results are reported to the audit committee within ten business days of the end of fieldwork.</w:t>
      </w:r>
    </w:p>
    <w:p/>
    <w:p>
      <w:r>
        <w:t xml:space="preserve">  </w:t>
      </w:r>
    </w:p>
    <w:sectPr/>
  </w:body>
</w:document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t xml:space="preserve">As defined in the synthetic auditing standard used for these tests.</w:t>
      </w:r>
    </w:p>
  </w:footnote>
</w:footnotes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lvl w:ilvl="0">
      <w:start w:val="1"/>
      <w:numFmt w:val="decimal"/>
      <w:lvlText w:val="%1."/>
    </w:lvl>
    <w:lvl w:ilvl="1">
      <w:start w:val="1"/>
      <w:numFmt w:val="decimal"/>
      <w:lvlText w:val="%2."/>
    </w:lvl>
  </w:abstractNum>
  <w:abstractNum w:abstractNumId="1">
    <w:lvl w:ilvl="0">
      <w:start w:val="1"/>
      <w:numFmt w:val="lowerLetter"/>
      <w:lvlText w:val="%1)"/>
    </w:lvl>
  </w:abstractNum>
  <w:abstractNum w:abstractNumId="2">
    <w:lvl w:ilvl="0">
      <w:start w:val="1"/>
      <w:numFmt w:val="bullet"/>
      <w:lvlText w:val="•"/>
    </w:lvl>
  </w:abstractNum>
  <w:num w:numId="1">
    <w:abstractNumId w:val="0"/>
  </w:num>
  <w:num w:numId="2">
    <w:abstractNumId w:val="1"/>
  </w:num>
  <w:num w:numId="3">
    <w:abstractNumId w:val="2"/>
  </w:num>
</w:numbering>
</file>

<file path=word/styles.xml><?xml version="1.0" encoding="utf-8"?>
<w:styles xmlns:w="http://schemas.openxmlformats.org/wordprocessingml/2006/main" xmlns:r="http://schemas.openxmlformats.org/officeDocument/2006/relationships">
  <w:style w:type="paragraph" w:default="1" w:styleId="Normal">
    <w:name w:val="Normal"/>
  </w:style>
  <w:style w:type="paragraph" w:styleId="Heading1">
    <w:name w:val="heading 1"/>
    <w:basedOn w:val="Normal"/>
  </w:style>
  <w:style w:type="paragraph" w:styleId="Heading2">
    <w:name w:val="heading 2"/>
    <w:basedOn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/Relationships>
</file>